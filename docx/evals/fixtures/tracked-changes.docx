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Changes Fixture</w:t>
      </w:r>
    </w:p>
    <w:p>
      <w:r>
        <w:t>Unmodified paragraph.</w:t>
      </w:r>
    </w:p>
    <w:p>
      <w:r>
        <w:t xml:space="preserve">Original </w:t>
      </w:r>
      <w:del w:id="1" w:author="Alice" w:date="2026-01-01T00:00:00Z">
        <w:r>
          <w:delText>old</w:delText>
        </w:r>
      </w:del>
      <w:ins w:id="2" w:author="Bob" w:date="2026-06-01T00:00:00Z">
        <w:r>
          <w:t>new</w:t>
        </w:r>
      </w:ins>
      <w:r>
        <w:t xml:space="preserve">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